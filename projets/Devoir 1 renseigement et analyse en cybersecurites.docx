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DD8F9" w14:textId="77777777" w:rsidR="004B1A39" w:rsidRDefault="00BE379F"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Devoir 1</w:t>
      </w:r>
      <w:r>
        <w:t> </w:t>
      </w:r>
    </w:p>
    <w:p w14:paraId="3C698214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Exercice 1</w:t>
      </w:r>
      <w:r>
        <w:rPr>
          <w:rFonts w:ascii="Times New Roman" w:eastAsia="Times New Roman" w:hAnsi="Times New Roman" w:cs="Times New Roman"/>
          <w:sz w:val="24"/>
          <w:szCs w:val="24"/>
        </w:rPr>
        <w:t> :</w:t>
      </w:r>
    </w:p>
    <w:p w14:paraId="36B006E4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Question</w:t>
      </w:r>
      <w:r>
        <w:rPr>
          <w:rFonts w:ascii="Times New Roman" w:eastAsia="Times New Roman" w:hAnsi="Times New Roman" w:cs="Times New Roman"/>
          <w:sz w:val="24"/>
          <w:szCs w:val="24"/>
        </w:rPr>
        <w:t> :</w:t>
      </w:r>
    </w:p>
    <w:p w14:paraId="1A053990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Explorez les sites Web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Maltego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pour comprendre leurs capacités. Notez comment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Maltego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permet de visualiser les réseaux et les connexions, tandis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est utilisé pour rechercher des informations sur les appareils connectés à Internet. </w:t>
      </w:r>
    </w:p>
    <w:p w14:paraId="557E0FE5" w14:textId="1642253B" w:rsidR="004B1A39" w:rsidRDefault="00F728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Sont</w:t>
      </w:r>
      <w:r w:rsidR="00BE379F">
        <w:rPr>
          <w:rFonts w:ascii="Times New Roman" w:eastAsia="Times New Roman" w:hAnsi="Times New Roman" w:cs="Times New Roman"/>
          <w:sz w:val="24"/>
          <w:szCs w:val="24"/>
        </w:rPr>
        <w:t xml:space="preserve"> : La Cybersécurité, une enquête criminelle, de la veille Concurrentielle, l’évaluation des menaces possible ou même pour la cybersécurité. À l'aide de son interface GUI il présente un </w:t>
      </w:r>
      <w:r w:rsidR="00BE379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Exercices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="00BE379F">
        <w:rPr>
          <w:rFonts w:ascii="Times New Roman" w:eastAsia="Times New Roman" w:hAnsi="Times New Roman" w:cs="Times New Roman"/>
          <w:sz w:val="24"/>
          <w:szCs w:val="24"/>
        </w:rPr>
        <w:t> :</w:t>
      </w:r>
    </w:p>
    <w:p w14:paraId="6034A213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Question</w:t>
      </w:r>
      <w:r>
        <w:rPr>
          <w:rFonts w:ascii="Times New Roman" w:eastAsia="Times New Roman" w:hAnsi="Times New Roman" w:cs="Times New Roman"/>
          <w:sz w:val="24"/>
          <w:szCs w:val="24"/>
        </w:rPr>
        <w:t> :</w:t>
      </w:r>
    </w:p>
    <w:p w14:paraId="5E3AA398" w14:textId="0F48E51D" w:rsidR="004B1A39" w:rsidRDefault="00BE379F">
      <w:pPr>
        <w:spacing w:before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utilisant ces deux outils, faites une 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alyse de vulnérabilités du site Web </w:t>
      </w:r>
      <w:r w:rsidR="00F72858">
        <w:rPr>
          <w:rFonts w:ascii="Times New Roman" w:eastAsia="Times New Roman" w:hAnsi="Times New Roman" w:cs="Times New Roman"/>
          <w:sz w:val="24"/>
          <w:szCs w:val="24"/>
        </w:rPr>
        <w:t>https://uqo.ca/. Vous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devez écrire un rapport en structurant toutes les informations que vous aviez collectées. </w:t>
      </w:r>
    </w:p>
    <w:p w14:paraId="0AA2DF41" w14:textId="77777777" w:rsidR="004B1A39" w:rsidRDefault="00BE379F">
      <w:pPr>
        <w:spacing w:before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5B7CB5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Solution</w:t>
      </w:r>
      <w:r>
        <w:rPr>
          <w:rFonts w:ascii="Times New Roman" w:eastAsia="Times New Roman" w:hAnsi="Times New Roman" w:cs="Times New Roman"/>
          <w:sz w:val="24"/>
          <w:szCs w:val="24"/>
        </w:rPr>
        <w:t> :</w:t>
      </w:r>
    </w:p>
    <w:p w14:paraId="41CBF928" w14:textId="77777777" w:rsidR="004B1A39" w:rsidRDefault="00BE379F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Récapitulatif détaillé des activités réalisées</w:t>
      </w:r>
    </w:p>
    <w:p w14:paraId="49223F5C" w14:textId="77777777" w:rsidR="004B1A39" w:rsidRDefault="00BE379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Collecte des données sur le site www.uqo.ca (do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maines, sous-domaines, adresses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associées aux domaines, relations entre les entités et les liens internes et externes) : Grâce 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maltego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nous avons pu déterminer le principale domaine (uqo.ca avec pour adresse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132.213.9.20) ;  </w:t>
      </w:r>
    </w:p>
    <w:p w14:paraId="41E57F5E" w14:textId="77777777" w:rsidR="004B1A39" w:rsidRDefault="004B1A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5415EA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Solution 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D96089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Maltego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</w:t>
      </w:r>
      <w:r>
        <w:rPr>
          <w:rFonts w:ascii="Times New Roman" w:eastAsia="Times New Roman" w:hAnsi="Times New Roman" w:cs="Times New Roman"/>
          <w:sz w:val="24"/>
          <w:szCs w:val="24"/>
        </w:rPr>
        <w:t>t un logiciel de OSINT qui permet de ressortir un graphe montrant des liens entre des entités immatérielles et matériels dans un réseaux. Pour établir ses liens, il fait une cueillette d’informations à partir de plusieurs sources publiques sur internet (ré</w:t>
      </w:r>
      <w:r>
        <w:rPr>
          <w:rFonts w:ascii="Times New Roman" w:eastAsia="Times New Roman" w:hAnsi="Times New Roman" w:cs="Times New Roman"/>
          <w:sz w:val="24"/>
          <w:szCs w:val="24"/>
        </w:rPr>
        <w:t>seaux sociaux, sites internet, base de données) a l’aide la notion de « transformation, qui sont des scripts prédéfinis ou personnalisés qui extraient, manipulent et enrichissent les informations</w:t>
      </w:r>
      <w:r>
        <w:t xml:space="preserve"> 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dont les objectifs diagramme à l’utilisateur qui raffinera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à sa convenance.</w:t>
      </w:r>
    </w:p>
    <w:p w14:paraId="0E596042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Shodan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est un site internet qui permet de retrouver les machines, routeurs, imprimantes, serveurs visibles sur le réseau internet ; Elle référence également tous les résultats des ports ayant été balayés sur le réseau internet. On peut ap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pliquer des filtres tel que (par pays, par ville, par types d’équipements réseaux… etc.) pour avoir des informations plus spécifiques. Elle possède deux interfaces à savoir une interface GUI et ligne de commande.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pour objectifs de fournir une imag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complète d’internet par le biais des sites web qui sont hébergés sur des appareils. Pour le faire,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collecte de l’unités de données fondamentale un objet appelle bannières, </w:t>
      </w:r>
      <w:r>
        <w:t xml:space="preserve">où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sont stockées les informations des services. </w:t>
      </w:r>
    </w:p>
    <w:p w14:paraId="15CE7A74" w14:textId="77777777" w:rsidR="004B1A39" w:rsidRDefault="00BE379F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DB019D" wp14:editId="1AD99604">
            <wp:extent cx="3052315" cy="1714204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315" cy="1714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C69A4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 la suite nous avons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obtenu les noms de sous-domaines, leurs adresse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respectives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plage d’adresses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DNS (etudier.uqo.ca, apps.uqo.ca, safirh.uqo.ca …etc.) ;</w:t>
      </w:r>
    </w:p>
    <w:p w14:paraId="01AD8695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5CD0DA" wp14:editId="0BC4F3EB">
            <wp:extent cx="5937885" cy="359727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9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0B8F9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CE451B" wp14:editId="0D3DE245">
            <wp:extent cx="5362260" cy="2971578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260" cy="2971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5272B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1E3328" wp14:editId="139D40F4">
            <wp:extent cx="4696657" cy="187762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657" cy="1877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D185B1" wp14:editId="0B02A1DC">
            <wp:extent cx="1338789" cy="2405528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789" cy="2405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Enfin, toujours grâce 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maltego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nous avons obtenu les relations entre les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entités, les lie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ns internes et externes du site.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081E21" wp14:editId="7578D471">
            <wp:extent cx="5147884" cy="1971996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7884" cy="1971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C46A8" w14:textId="77777777" w:rsidR="004B1A39" w:rsidRDefault="00BE37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Recherche de la présence du type de sceau de confiance du site web. Pour le faire nous avons introduit dans la barre de recherche dans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 nom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domain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 uqo.ca » et nous avons constaté que </w:t>
      </w:r>
      <w:hyperlink r:id="rId14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www.uqo.ca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version 3.</w:t>
      </w:r>
    </w:p>
    <w:p w14:paraId="4BFF710C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7AE804" wp14:editId="0123A9C3">
            <wp:extent cx="4117655" cy="2022607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7655" cy="2022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0C748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09DA8B" w14:textId="77777777" w:rsidR="004B1A39" w:rsidRDefault="00BE37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Localiser les serveurs web et autres (NGINS, APACHE…) 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une recherche sur les adresses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noms de domaines sur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pu déterminer les serveurs SMTP, FTP et les serveurs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apache ayant pour adresses respe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ctives (132.213.9.20 et 132.213.9.106). </w:t>
      </w:r>
    </w:p>
    <w:p w14:paraId="0511C19E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3D89F1" w14:textId="77777777" w:rsidR="004B1A39" w:rsidRDefault="00BE37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Vérifications des paramètres des serveurs web (certificats SSL, ports </w:t>
      </w:r>
      <w:r>
        <w:rPr>
          <w:rFonts w:ascii="Times New Roman" w:eastAsia="Times New Roman" w:hAnsi="Times New Roman" w:cs="Times New Roman"/>
          <w:sz w:val="24"/>
          <w:szCs w:val="24"/>
        </w:rPr>
        <w:t>ouverts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configuration de </w:t>
      </w:r>
      <w:r>
        <w:rPr>
          <w:rFonts w:ascii="Times New Roman" w:eastAsia="Times New Roman" w:hAnsi="Times New Roman" w:cs="Times New Roman"/>
          <w:sz w:val="24"/>
          <w:szCs w:val="24"/>
        </w:rPr>
        <w:t>sécurité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sz w:val="24"/>
          <w:szCs w:val="24"/>
        </w:rPr>
        <w:t>Grâce 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maltego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les principaux ports toujours ouverts sont les ports 80, 443, 8443, 8010 et 21,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25, 26, 993, 2082, 2083, 2086, 2087, 2095 sur l’adresse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173.209.33.163</w:t>
      </w:r>
    </w:p>
    <w:p w14:paraId="74E19739" w14:textId="77777777" w:rsidR="004B1A39" w:rsidRDefault="004B1A39">
      <w:pPr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tag w:val="goog_rdk_1"/>
        <w:id w:val="-324970068"/>
      </w:sdtPr>
      <w:sdtEndPr/>
      <w:sdtContent>
        <w:p w14:paraId="0D735A26" w14:textId="77777777" w:rsidR="004B1A39" w:rsidRDefault="00BE379F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ins w:id="1" w:author="Ismael-Yvann MAHASSADI" w:date="2024-02-19T00:44:00Z"/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Recherches de vulnérabilités dans le système de gestion de contenus et des plugins : principalement sur le serveur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ngin</w:t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x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et Apache avec pour adresses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ip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132.213.9.20, 132.213.9.106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. </w:t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Après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avoir </w:t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introduit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ses adresses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ip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dans la barre de recherche de </w:t>
          </w: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Shodan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, on peut conclure que l’adresse </w:t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lastRenderedPageBreak/>
            <w:t xml:space="preserve">132.213.9.20 ne présente aucune vulnérabilité. Cependant, on observe des vulnérabilités sur l’adresse 132.213.9.106 l’adresse de </w:t>
          </w:r>
          <w:hyperlink r:id="rId16">
            <w:r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  <w:u w:val="single"/>
              </w:rPr>
              <w:t>www.uqo.ca</w:t>
            </w:r>
          </w:hyperlink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. </w:t>
          </w:r>
          <w:proofErr w:type="gram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il</w:t>
          </w:r>
          <w:proofErr w:type="gramEnd"/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s’agit des CVE-2023-51385,  CVE-2023-51384 et CVE-2023-48795 qui se rapportent aux versions antérieures de </w:t>
          </w: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OpenSSH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9.6. La version utilisée par le site de l’</w:t>
          </w: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Uqo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étant de 7.4 d’où sujette à une vulnérabilité selon </w:t>
          </w:r>
          <w:hyperlink r:id="rId17">
            <w:r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  <w:u w:val="single"/>
              </w:rPr>
              <w:t>https://nvd.nist.gov/vuln/detail/CVE-2023-51385</w:t>
            </w:r>
          </w:hyperlink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, </w:t>
          </w:r>
          <w:hyperlink r:id="rId18">
            <w:r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  <w:u w:val="single"/>
              </w:rPr>
              <w:t>https://nvd.nist.gov/vuln/detail/CVE-2023-51384</w:t>
            </w:r>
          </w:hyperlink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et https://nvd.nist.gov/vuln/detail/CVE-2023-48795.</w:t>
          </w:r>
          <w:sdt>
            <w:sdtPr>
              <w:tag w:val="goog_rdk_0"/>
              <w:id w:val="-113364357"/>
            </w:sdtPr>
            <w:sdtEndPr/>
            <w:sdtContent/>
          </w:sdt>
        </w:p>
      </w:sdtContent>
    </w:sdt>
    <w:sdt>
      <w:sdtPr>
        <w:tag w:val="goog_rdk_3"/>
        <w:id w:val="566154074"/>
      </w:sdtPr>
      <w:sdtEndPr/>
      <w:sdtContent>
        <w:p w14:paraId="1D5621C6" w14:textId="77777777" w:rsidR="004B1A39" w:rsidRDefault="00BE379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2160"/>
            <w:rPr>
              <w:ins w:id="2" w:author="Ismael-Yvann MAHASSADI" w:date="2024-02-19T00:44:00Z"/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2"/>
              <w:id w:val="1641305897"/>
            </w:sdtPr>
            <w:sdtEndPr/>
            <w:sdtContent/>
          </w:sdt>
        </w:p>
      </w:sdtContent>
    </w:sdt>
    <w:p w14:paraId="0C5A64BA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345C2E" wp14:editId="03C12F5A">
            <wp:extent cx="5943600" cy="3937000"/>
            <wp:effectExtent l="0" t="0" r="0" b="0"/>
            <wp:docPr id="2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6E51A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91FCC66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423815" wp14:editId="786E53CB">
            <wp:extent cx="5943600" cy="1625600"/>
            <wp:effectExtent l="0" t="0" r="0" b="0"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1025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205108E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site de la clinique </w:t>
      </w:r>
      <w:hyperlink r:id="rId21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www.ssuqo.ca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n’a pas de sceau SSL ; Tel que présente la transformation web technologies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maltego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Mais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une de nos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machines, parvient à accéder au site de la clinique avec le sceau de confiance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SSL;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https://ssuqo.ca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590039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6A6AD7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918E9A" wp14:editId="5A188D86">
            <wp:extent cx="4288314" cy="1912347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8314" cy="1912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195AB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27999D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3CE35E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fait une attaque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 niveau de la couche de transport en lançant un scan de ports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handshake sur l’adresse réseau des serveurs DNS du site de l’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uqo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132.213.0.0/16 après un peu plus d’une heure mon adresses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été </w:t>
      </w:r>
      <w:r>
        <w:rPr>
          <w:rFonts w:ascii="Times New Roman" w:eastAsia="Times New Roman" w:hAnsi="Times New Roman" w:cs="Times New Roman"/>
          <w:sz w:val="24"/>
          <w:szCs w:val="24"/>
        </w:rPr>
        <w:t>détecté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comme source d’att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EB63FD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FA36E0" wp14:editId="6C183079">
            <wp:extent cx="6284466" cy="3027585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466" cy="302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7CEC2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0890F5" wp14:editId="1EAE02B6">
            <wp:extent cx="4927330" cy="2674310"/>
            <wp:effectExtent l="0" t="0" r="0" b="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7330" cy="267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73A6E5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D65E6E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F1877E" w14:textId="77777777" w:rsidR="004B1A39" w:rsidRDefault="00BE37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Recherches des fichiers robots.txt et sitemap.xml pour avoir les informations sur la structure du site et les pages </w:t>
      </w:r>
      <w:r>
        <w:rPr>
          <w:rFonts w:ascii="Times New Roman" w:eastAsia="Times New Roman" w:hAnsi="Times New Roman" w:cs="Times New Roman"/>
          <w:sz w:val="24"/>
          <w:szCs w:val="24"/>
        </w:rPr>
        <w:t>autorisées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 exclues.</w:t>
      </w:r>
    </w:p>
    <w:p w14:paraId="04E7A50C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r>
        <w:rPr>
          <w:rFonts w:ascii="Times New Roman" w:eastAsia="Times New Roman" w:hAnsi="Times New Roman" w:cs="Times New Roman"/>
          <w:sz w:val="24"/>
          <w:szCs w:val="24"/>
        </w:rPr>
        <w:t>recherche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fichiers robots.txt et sitemap.xml pour avoir les informations sur la structure du site et les pages autorisées ou exclues a été sans réussite.</w:t>
      </w:r>
    </w:p>
    <w:p w14:paraId="45B380A5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25B1821" w14:textId="77777777" w:rsidR="004B1A39" w:rsidRDefault="00BE37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Analyse de l’impact de l’activité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BB969D4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travers la collecte des données effectuées on a pu retracer le </w:t>
      </w:r>
      <w:r>
        <w:rPr>
          <w:rFonts w:ascii="Times New Roman" w:eastAsia="Times New Roman" w:hAnsi="Times New Roman" w:cs="Times New Roman"/>
          <w:sz w:val="24"/>
          <w:szCs w:val="24"/>
        </w:rPr>
        <w:t>parco</w:t>
      </w:r>
      <w:r>
        <w:rPr>
          <w:rFonts w:ascii="Times New Roman" w:eastAsia="Times New Roman" w:hAnsi="Times New Roman" w:cs="Times New Roman"/>
          <w:sz w:val="24"/>
          <w:szCs w:val="24"/>
        </w:rPr>
        <w:t>urs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d’une requête https de mon navigateur jusqu’au serveur web. Pour ce fait, on a obtenu des adresses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noms de domaine, les deuxièmes niveaux de domaine, on les a localisés géographiques avec les serveurs et les ports ouvert et les technologies util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isés pour concevoir le site web </w:t>
      </w:r>
      <w:hyperlink r:id="rId26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www.uqo.ca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cela malgré la présence du VPN Fortinet d’adresse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132.213.238.224 ; Ainsi tout attaquant pourrai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recueillir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toutes ses informations et les affiner son attaque </w:t>
      </w:r>
      <w:r>
        <w:rPr>
          <w:rFonts w:ascii="Times New Roman" w:eastAsia="Times New Roman" w:hAnsi="Times New Roman" w:cs="Times New Roman"/>
          <w:sz w:val="24"/>
          <w:szCs w:val="24"/>
        </w:rPr>
        <w:t>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une technologie </w:t>
      </w:r>
      <w:r>
        <w:rPr>
          <w:rFonts w:ascii="Times New Roman" w:eastAsia="Times New Roman" w:hAnsi="Times New Roman" w:cs="Times New Roman"/>
          <w:sz w:val="24"/>
          <w:szCs w:val="24"/>
        </w:rPr>
        <w:t>spécifique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tel qu’au serveur web Apache de version 2.4.6 </w:t>
      </w:r>
      <w:r>
        <w:rPr>
          <w:rFonts w:ascii="Times New Roman" w:eastAsia="Times New Roman" w:hAnsi="Times New Roman" w:cs="Times New Roman"/>
          <w:sz w:val="24"/>
          <w:szCs w:val="24"/>
        </w:rPr>
        <w:t>utilisé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 le site de UQO.  </w:t>
      </w:r>
      <w:r>
        <w:rPr>
          <w:rFonts w:ascii="Times New Roman" w:eastAsia="Times New Roman" w:hAnsi="Times New Roman" w:cs="Times New Roman"/>
          <w:sz w:val="24"/>
          <w:szCs w:val="24"/>
        </w:rPr>
        <w:t>Grâce à toutes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ses informations on a pu identifier une absence de sceau de sécurité dans la communication entre notre navigateur et la page </w:t>
      </w:r>
      <w:hyperlink r:id="rId2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www.ssuqo.ca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Car les </w:t>
      </w:r>
      <w:r>
        <w:rPr>
          <w:rFonts w:ascii="Times New Roman" w:eastAsia="Times New Roman" w:hAnsi="Times New Roman" w:cs="Times New Roman"/>
          <w:sz w:val="24"/>
          <w:szCs w:val="24"/>
        </w:rPr>
        <w:t>messages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entre les clients et lui ne sont pas </w:t>
      </w:r>
      <w:r>
        <w:rPr>
          <w:rFonts w:ascii="Times New Roman" w:eastAsia="Times New Roman" w:hAnsi="Times New Roman" w:cs="Times New Roman"/>
          <w:sz w:val="24"/>
          <w:szCs w:val="24"/>
        </w:rPr>
        <w:t>cryptés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Ce service est la clinique de l’université du Québec en Outaouais.</w:t>
      </w:r>
    </w:p>
    <w:p w14:paraId="231DBA91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68B0A44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14AAD5C3" wp14:editId="78D764EA">
            <wp:extent cx="4365938" cy="2427342"/>
            <wp:effectExtent l="0" t="0" r="0" b="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5938" cy="2427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F15B861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</w:t>
      </w:r>
    </w:p>
    <w:p w14:paraId="5F4F4DBC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65FFBD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10B25A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47655B" wp14:editId="20085A1C">
            <wp:extent cx="3093555" cy="1967649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555" cy="1967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7057A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7595FF" wp14:editId="69084FD2">
            <wp:extent cx="4749940" cy="2293495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940" cy="229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A1F4C" w14:textId="77777777" w:rsidR="004B1A39" w:rsidRDefault="004B1A3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4F5164" w14:textId="77777777" w:rsidR="004B1A39" w:rsidRDefault="00BE37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Evaluation des faits et des données</w:t>
      </w:r>
    </w:p>
    <w:p w14:paraId="67F25EAA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Après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avoir effectué l’attaque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transport, le </w:t>
      </w:r>
      <w:r>
        <w:rPr>
          <w:rFonts w:ascii="Times New Roman" w:eastAsia="Times New Roman" w:hAnsi="Times New Roman" w:cs="Times New Roman"/>
          <w:sz w:val="24"/>
          <w:szCs w:val="24"/>
        </w:rPr>
        <w:t>temps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réponse n’arrive qu’une heure après l’attaque. Ce </w:t>
      </w:r>
      <w:r>
        <w:rPr>
          <w:rFonts w:ascii="Times New Roman" w:eastAsia="Times New Roman" w:hAnsi="Times New Roman" w:cs="Times New Roman"/>
          <w:sz w:val="24"/>
          <w:szCs w:val="24"/>
        </w:rPr>
        <w:t>temps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latence entre l’attaque et la réaction est très long il pourrait porter préjudice au traitement d’admissions, </w:t>
      </w:r>
      <w:r>
        <w:rPr>
          <w:rFonts w:ascii="Times New Roman" w:eastAsia="Times New Roman" w:hAnsi="Times New Roman" w:cs="Times New Roman"/>
          <w:sz w:val="24"/>
          <w:szCs w:val="24"/>
        </w:rPr>
        <w:t>pourrait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créer une porte d’entrée dans le réseau car les services de contrôle de flux et d’intégrité des données seront mis hors d’état de ser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vice. Certes le service clinique n’est pas dans le même réseau que les machines de la 132.213.0.0/16 une attaque jumelée entre l’absence du cryptage des communications de celle-ci et l’attaque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transport car ils appartiennent </w:t>
      </w:r>
      <w:r>
        <w:rPr>
          <w:rFonts w:ascii="Times New Roman" w:eastAsia="Times New Roman" w:hAnsi="Times New Roman" w:cs="Times New Roman"/>
          <w:sz w:val="24"/>
          <w:szCs w:val="24"/>
        </w:rPr>
        <w:t>tous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les deux au même doma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ine. A </w:t>
      </w:r>
      <w:r>
        <w:rPr>
          <w:rFonts w:ascii="Times New Roman" w:eastAsia="Times New Roman" w:hAnsi="Times New Roman" w:cs="Times New Roman"/>
          <w:sz w:val="24"/>
          <w:szCs w:val="24"/>
        </w:rPr>
        <w:t>côté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r>
        <w:rPr>
          <w:rFonts w:ascii="Times New Roman" w:eastAsia="Times New Roman" w:hAnsi="Times New Roman" w:cs="Times New Roman"/>
          <w:sz w:val="24"/>
          <w:szCs w:val="24"/>
        </w:rPr>
        <w:t>tout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cela on a aussi constaté l’accès facile aux adresses </w:t>
      </w:r>
      <w:r>
        <w:rPr>
          <w:rFonts w:ascii="Times New Roman" w:eastAsia="Times New Roman" w:hAnsi="Times New Roman" w:cs="Times New Roman"/>
          <w:sz w:val="24"/>
          <w:szCs w:val="24"/>
        </w:rPr>
        <w:t>IP malgré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présence du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vpn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Fortinet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pptp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268AFB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59AE9640" w14:textId="77777777" w:rsidR="004B1A39" w:rsidRDefault="00BE37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Conclusions et prédictions des conséquences de l’activité :</w:t>
      </w:r>
    </w:p>
    <w:p w14:paraId="19C6F1A4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Au terme de ce travail </w:t>
      </w:r>
      <w:r>
        <w:rPr>
          <w:rFonts w:ascii="Times New Roman" w:eastAsia="Times New Roman" w:hAnsi="Times New Roman" w:cs="Times New Roman"/>
          <w:sz w:val="24"/>
          <w:szCs w:val="24"/>
        </w:rPr>
        <w:t>où 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était question d’examiner les potentiels vuln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érabilité présentent sur le site web https\\uqo.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il en ressort principalement un constat de </w:t>
      </w:r>
      <w:r>
        <w:rPr>
          <w:rFonts w:ascii="Times New Roman" w:eastAsia="Times New Roman" w:hAnsi="Times New Roman" w:cs="Times New Roman"/>
          <w:sz w:val="24"/>
          <w:szCs w:val="24"/>
        </w:rPr>
        <w:t>temps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latence très long entre une attaque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transport et la réaction du système de protection. Aussi l’accès aux ressources très sensibles qu’est une adress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ouverte à tous. </w:t>
      </w:r>
    </w:p>
    <w:p w14:paraId="0030D2A2" w14:textId="77777777" w:rsidR="004B1A39" w:rsidRDefault="00BE3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0D5136" w14:textId="77777777" w:rsidR="004B1A39" w:rsidRDefault="00BE37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Recommandations d’améliorations :</w:t>
      </w:r>
    </w:p>
    <w:p w14:paraId="55F185F2" w14:textId="77777777" w:rsidR="004B1A39" w:rsidRDefault="00BE37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Insertion sur tous les noms de sous domaine le cryptage des messages </w:t>
      </w:r>
      <w:r>
        <w:rPr>
          <w:rFonts w:ascii="Times New Roman" w:eastAsia="Times New Roman" w:hAnsi="Times New Roman" w:cs="Times New Roman"/>
          <w:sz w:val="24"/>
          <w:szCs w:val="24"/>
        </w:rPr>
        <w:t>échangés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entre les navigateurs et les serveurs de domaine et sous domaine.</w:t>
      </w:r>
    </w:p>
    <w:p w14:paraId="2DAC6A69" w14:textId="77777777" w:rsidR="004B1A39" w:rsidRDefault="00BE37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Réduction de temps de réponse entre une attaque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le </w:t>
      </w:r>
      <w:r>
        <w:rPr>
          <w:rFonts w:ascii="Times New Roman" w:eastAsia="Times New Roman" w:hAnsi="Times New Roman" w:cs="Times New Roman"/>
          <w:sz w:val="24"/>
          <w:szCs w:val="24"/>
        </w:rPr>
        <w:t>système de sécurité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site web.</w:t>
      </w:r>
    </w:p>
    <w:p w14:paraId="4A7AFB49" w14:textId="77777777" w:rsidR="004B1A39" w:rsidRDefault="00BE37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Veille permanente de technologie de sécurité, </w:t>
      </w:r>
      <w:r>
        <w:rPr>
          <w:rFonts w:ascii="Times New Roman" w:eastAsia="Times New Roman" w:hAnsi="Times New Roman" w:cs="Times New Roman"/>
          <w:sz w:val="24"/>
          <w:szCs w:val="24"/>
        </w:rPr>
        <w:t>catalogage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vulnérabilités déjà public et mise </w:t>
      </w:r>
      <w:r>
        <w:rPr>
          <w:rFonts w:ascii="Times New Roman" w:eastAsia="Times New Roman" w:hAnsi="Times New Roman" w:cs="Times New Roman"/>
          <w:sz w:val="24"/>
          <w:szCs w:val="24"/>
        </w:rPr>
        <w:t>à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régulière des </w:t>
      </w:r>
      <w:r>
        <w:rPr>
          <w:rFonts w:ascii="Times New Roman" w:eastAsia="Times New Roman" w:hAnsi="Times New Roman" w:cs="Times New Roman"/>
          <w:sz w:val="24"/>
          <w:szCs w:val="24"/>
        </w:rPr>
        <w:t>logiciels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0701C0" w14:textId="77777777" w:rsidR="004B1A39" w:rsidRDefault="00BE37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sectPr w:rsidR="004B1A39" w:rsidSect="00F72858">
      <w:headerReference w:type="default" r:id="rId31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789CE" w14:textId="77777777" w:rsidR="00BE379F" w:rsidRDefault="00BE379F">
      <w:pPr>
        <w:spacing w:after="0" w:line="240" w:lineRule="auto"/>
      </w:pPr>
      <w:r>
        <w:separator/>
      </w:r>
    </w:p>
  </w:endnote>
  <w:endnote w:type="continuationSeparator" w:id="0">
    <w:p w14:paraId="333C10B4" w14:textId="77777777" w:rsidR="00BE379F" w:rsidRDefault="00BE3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C9840" w14:textId="77777777" w:rsidR="00BE379F" w:rsidRDefault="00BE379F">
      <w:pPr>
        <w:spacing w:after="0" w:line="240" w:lineRule="auto"/>
      </w:pPr>
      <w:r>
        <w:separator/>
      </w:r>
    </w:p>
  </w:footnote>
  <w:footnote w:type="continuationSeparator" w:id="0">
    <w:p w14:paraId="23BB5F4A" w14:textId="77777777" w:rsidR="00BE379F" w:rsidRDefault="00BE3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6"/>
      <w:id w:val="-645045265"/>
    </w:sdtPr>
    <w:sdtEndPr/>
    <w:sdtContent>
      <w:p w14:paraId="2882784A" w14:textId="77777777" w:rsidR="004B1A39" w:rsidRDefault="00BE379F">
        <w:pPr>
          <w:rPr>
            <w:ins w:id="3" w:author="Ismael-Yvann MAHASSADI" w:date="2024-02-19T00:51:00Z"/>
            <w:rFonts w:ascii="Times New Roman" w:eastAsia="Times New Roman" w:hAnsi="Times New Roman" w:cs="Times New Roman"/>
            <w:sz w:val="24"/>
            <w:szCs w:val="24"/>
          </w:rPr>
        </w:pPr>
        <w:sdt>
          <w:sdtPr>
            <w:tag w:val="goog_rdk_5"/>
            <w:id w:val="141705131"/>
          </w:sdtPr>
          <w:sdtEndPr/>
          <w:sdtContent/>
        </w:sdt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73D94"/>
    <w:multiLevelType w:val="multilevel"/>
    <w:tmpl w:val="1116BB0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8E82893"/>
    <w:multiLevelType w:val="multilevel"/>
    <w:tmpl w:val="79901AF0"/>
    <w:lvl w:ilvl="0">
      <w:start w:val="1"/>
      <w:numFmt w:val="bullet"/>
      <w:lvlText w:val="✔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3776AB8"/>
    <w:multiLevelType w:val="multilevel"/>
    <w:tmpl w:val="CCD6CDA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A39"/>
    <w:rsid w:val="004B1A39"/>
    <w:rsid w:val="00BE379F"/>
    <w:rsid w:val="00F7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BF6B"/>
  <w15:docId w15:val="{B098ADF8-8908-4D32-9600-4C4180E4D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CM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E10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6A3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1047C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styleId="ListParagraph">
    <w:name w:val="List Paragraph"/>
    <w:basedOn w:val="Normal"/>
    <w:uiPriority w:val="34"/>
    <w:qFormat/>
    <w:rsid w:val="00CB13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03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37E"/>
    <w:rPr>
      <w:color w:val="605E5C"/>
      <w:shd w:val="clear" w:color="auto" w:fill="E1DFDD"/>
    </w:rPr>
  </w:style>
  <w:style w:type="character" w:customStyle="1" w:styleId="corrected-phrasedisplayed-text">
    <w:name w:val="corrected-phrase__displayed-text"/>
    <w:basedOn w:val="DefaultParagraphFont"/>
    <w:rsid w:val="0048423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nvd.nist.gov/vuln/detail/CVE-2023-51384" TargetMode="External"/><Relationship Id="rId26" Type="http://schemas.openxmlformats.org/officeDocument/2006/relationships/hyperlink" Target="http://www.uqo.ca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suqo.c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nvd.nist.gov/vuln/detail/CVE-2023-51385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uqo.ca" TargetMode="External"/><Relationship Id="rId20" Type="http://schemas.openxmlformats.org/officeDocument/2006/relationships/image" Target="media/image9.jp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8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uqo.ca" TargetMode="External"/><Relationship Id="rId22" Type="http://schemas.openxmlformats.org/officeDocument/2006/relationships/hyperlink" Target="https://ssuqo.caa/" TargetMode="External"/><Relationship Id="rId27" Type="http://schemas.openxmlformats.org/officeDocument/2006/relationships/hyperlink" Target="http://www.ssuqo.ca" TargetMode="External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UwztZhvex2vqyJmX4HexPRJDmQ==">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1198</Words>
  <Characters>6829</Characters>
  <Application>Microsoft Office Word</Application>
  <DocSecurity>0</DocSecurity>
  <Lines>56</Lines>
  <Paragraphs>16</Paragraphs>
  <ScaleCrop>false</ScaleCrop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kamguia</dc:creator>
  <cp:lastModifiedBy>eric kamguia</cp:lastModifiedBy>
  <cp:revision>2</cp:revision>
  <dcterms:created xsi:type="dcterms:W3CDTF">2024-02-14T03:57:00Z</dcterms:created>
  <dcterms:modified xsi:type="dcterms:W3CDTF">2024-09-27T15:21:00Z</dcterms:modified>
</cp:coreProperties>
</file>